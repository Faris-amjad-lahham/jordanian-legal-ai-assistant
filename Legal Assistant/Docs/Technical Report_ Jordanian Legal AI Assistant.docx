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pPr>
      <w:bookmarkStart w:colFirst="0" w:colLast="0" w:name="_ni6it9r1uozk" w:id="0"/>
      <w:bookmarkEnd w:id="0"/>
      <w:r w:rsidDel="00000000" w:rsidR="00000000" w:rsidRPr="00000000">
        <w:rPr>
          <w:rtl w:val="0"/>
        </w:rPr>
        <w:t xml:space="preserve">Technical Report: Jordanian Legal AI Assistant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Prepared By :Faris Amjad Allahham</w:t>
        <w:br w:type="textWrapping"/>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Course: Generative AI</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b w:val="1"/>
          <w:bCs w:val="1"/>
          <w:sz w:val="36"/>
          <w:szCs w:val="36"/>
        </w:rPr>
      </w:pPr>
      <w:r w:rsidDel="00000000" w:rsidR="00000000" w:rsidRPr="00000000">
        <w:rPr>
          <w:b w:val="1"/>
          <w:bCs w:val="1"/>
          <w:sz w:val="36"/>
          <w:szCs w:val="36"/>
          <w:rtl w:val="0"/>
        </w:rPr>
        <w:t xml:space="preserve">Instructor  :Dr. Abeer Alhyari</w:t>
      </w:r>
    </w:p>
    <w:p w:rsidR="00000000" w:rsidDel="00000000" w:rsidP="00000000" w:rsidRDefault="00000000" w:rsidRPr="00000000" w14:paraId="0000001D">
      <w:pPr>
        <w:pStyle w:val="Heading4"/>
        <w:rPr>
          <w:color w:val="000000"/>
          <w:sz w:val="22"/>
          <w:szCs w:val="22"/>
        </w:rPr>
      </w:pPr>
      <w:bookmarkStart w:colFirst="0" w:colLast="0" w:name="_74q5z1cqhp5w"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gbj4x9v70qyw" w:id="2"/>
      <w:bookmarkEnd w:id="2"/>
      <w:r w:rsidDel="00000000" w:rsidR="00000000" w:rsidRPr="00000000">
        <w:rPr>
          <w:rtl w:val="0"/>
        </w:rPr>
        <w:t xml:space="preserve">1. Introduction</w:t>
      </w:r>
    </w:p>
    <w:p w:rsidR="00000000" w:rsidDel="00000000" w:rsidP="00000000" w:rsidRDefault="00000000" w:rsidRPr="00000000" w14:paraId="00000021">
      <w:pPr>
        <w:rPr/>
      </w:pPr>
      <w:r w:rsidDel="00000000" w:rsidR="00000000" w:rsidRPr="00000000">
        <w:rPr>
          <w:rtl w:val="0"/>
        </w:rPr>
        <w:t xml:space="preserve">The Jordanian Legal AI Assistant is a digital tool designed for educational purposes. It is built using the  </w:t>
      </w:r>
      <w:r w:rsidDel="00000000" w:rsidR="00000000" w:rsidRPr="00000000">
        <w:rPr>
          <w:b w:val="1"/>
          <w:bCs w:val="1"/>
          <w:rtl w:val="0"/>
        </w:rPr>
        <w:t xml:space="preserve">Python</w:t>
      </w:r>
      <w:r w:rsidDel="00000000" w:rsidR="00000000" w:rsidRPr="00000000">
        <w:rPr>
          <w:rtl w:val="0"/>
        </w:rPr>
        <w:t xml:space="preserve">  programming language and the  </w:t>
      </w:r>
      <w:r w:rsidDel="00000000" w:rsidR="00000000" w:rsidRPr="00000000">
        <w:rPr>
          <w:b w:val="1"/>
          <w:bCs w:val="1"/>
          <w:rtl w:val="0"/>
        </w:rPr>
        <w:t xml:space="preserve">Streamlit</w:t>
      </w:r>
      <w:r w:rsidDel="00000000" w:rsidR="00000000" w:rsidRPr="00000000">
        <w:rPr>
          <w:rtl w:val="0"/>
        </w:rPr>
        <w:t xml:space="preserve">  web framework. The primary goal of this tool is to help users explore and understand the Jordanian Labour Law in an accessible way. It is important to remember that this system is for  </w:t>
      </w:r>
      <w:r w:rsidDel="00000000" w:rsidR="00000000" w:rsidRPr="00000000">
        <w:rPr>
          <w:b w:val="1"/>
          <w:bCs w:val="1"/>
          <w:rtl w:val="0"/>
        </w:rPr>
        <w:t xml:space="preserve">informational purposes only</w:t>
      </w:r>
      <w:r w:rsidDel="00000000" w:rsidR="00000000" w:rsidRPr="00000000">
        <w:rPr>
          <w:rtl w:val="0"/>
        </w:rPr>
        <w:t xml:space="preserve">  and does not provide official legal advice.The system consists of two main parts: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Legal Question Answering (RAG):</w:t>
      </w:r>
      <w:r w:rsidDel="00000000" w:rsidR="00000000" w:rsidRPr="00000000">
        <w:rPr>
          <w:rtl w:val="0"/>
        </w:rPr>
        <w:t xml:space="preserve">  This uses Retrieval-Augmented Generation to search for legal articles and answer questions.</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Non-binding Employment Contract Drafting:</w:t>
      </w:r>
      <w:r w:rsidDel="00000000" w:rsidR="00000000" w:rsidRPr="00000000">
        <w:rPr>
          <w:rtl w:val="0"/>
        </w:rPr>
        <w:t xml:space="preserve">  This helps users create basic contract templates using a rule-based system.The quality of the system’s performance depends on the design of its instructions, or "Prompt Engineering."</w:t>
      </w:r>
    </w:p>
    <w:p w:rsidR="00000000" w:rsidDel="00000000" w:rsidP="00000000" w:rsidRDefault="00000000" w:rsidRPr="00000000" w14:paraId="00000024">
      <w:pPr>
        <w:pStyle w:val="Heading4"/>
        <w:rPr/>
      </w:pPr>
      <w:bookmarkStart w:colFirst="0" w:colLast="0" w:name="_g7x10q765bkc" w:id="3"/>
      <w:bookmarkEnd w:id="3"/>
      <w:r w:rsidDel="00000000" w:rsidR="00000000" w:rsidRPr="00000000">
        <w:rPr>
          <w:rtl w:val="0"/>
        </w:rPr>
        <w:t xml:space="preserve">2. Prompt Engineering Methods</w:t>
      </w:r>
    </w:p>
    <w:p w:rsidR="00000000" w:rsidDel="00000000" w:rsidP="00000000" w:rsidRDefault="00000000" w:rsidRPr="00000000" w14:paraId="00000025">
      <w:pPr>
        <w:rPr/>
      </w:pPr>
      <w:r w:rsidDel="00000000" w:rsidR="00000000" w:rsidRPr="00000000">
        <w:rPr>
          <w:rtl w:val="0"/>
        </w:rPr>
        <w:t xml:space="preserve">Prompt Engineering is the method of designing specific instructions to get the best results from an AI. In this project, we use different prompt styles to make sure the AI remains accurate, follows the law, and stays safe for users.</w:t>
      </w:r>
    </w:p>
    <w:p w:rsidR="00000000" w:rsidDel="00000000" w:rsidP="00000000" w:rsidRDefault="00000000" w:rsidRPr="00000000" w14:paraId="00000026">
      <w:pPr>
        <w:pStyle w:val="Heading5"/>
        <w:rPr/>
      </w:pPr>
      <w:bookmarkStart w:colFirst="0" w:colLast="0" w:name="_7cibp86fsobk" w:id="4"/>
      <w:bookmarkEnd w:id="4"/>
      <w:r w:rsidDel="00000000" w:rsidR="00000000" w:rsidRPr="00000000">
        <w:rPr>
          <w:rtl w:val="0"/>
        </w:rPr>
        <w:t xml:space="preserve">2.1 Prompts Evolution</w:t>
      </w:r>
    </w:p>
    <w:p w:rsidR="00000000" w:rsidDel="00000000" w:rsidP="00000000" w:rsidRDefault="00000000" w:rsidRPr="00000000" w14:paraId="00000027">
      <w:pPr>
        <w:rPr>
          <w:ins w:author="faris gemini" w:id="0" w:date="2026-02-10T18:43:50Z"/>
        </w:rPr>
      </w:pPr>
      <w:r w:rsidDel="00000000" w:rsidR="00000000" w:rsidRPr="00000000">
        <w:rPr>
          <w:rtl w:val="0"/>
        </w:rPr>
        <w:t xml:space="preserve">During development, the prompts for this system changed from being general to being very strict.</w:t>
      </w:r>
      <w:r w:rsidDel="00000000" w:rsidR="00000000" w:rsidRPr="00000000">
        <w:rPr>
          <w:b w:val="1"/>
          <w:bCs w:val="1"/>
          <w:rtl w:val="0"/>
        </w:rPr>
        <w:t xml:space="preserve">Evaluation:</w:t>
      </w:r>
      <w:r w:rsidDel="00000000" w:rsidR="00000000" w:rsidRPr="00000000">
        <w:rPr>
          <w:rtl w:val="0"/>
        </w:rPr>
        <w:t xml:space="preserve">  Early versions allowed the AI to use its "internal training data," which sometimes led to "hallucinations" (making up legal rules). By making the prompts stricter, we forced the AI to only use the provided legal articles. This grounding ensures that if a rule is not in the Jordanian Labour Law dataset, the AI will not invent it.</w:t>
      </w:r>
      <w:ins w:author="faris gemini" w:id="0" w:date="2026-02-10T18:43:50Z">
        <w:r w:rsidDel="00000000" w:rsidR="00000000" w:rsidRPr="00000000">
          <w:rPr>
            <w:rtl w:val="0"/>
          </w:rPr>
        </w:r>
      </w:ins>
    </w:p>
    <w:p w:rsidR="00000000" w:rsidDel="00000000" w:rsidP="00000000" w:rsidRDefault="00000000" w:rsidRPr="00000000" w14:paraId="00000028">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9">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A">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B">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C">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D">
      <w:pPr>
        <w:numPr>
          <w:ilvl w:val="0"/>
          <w:numId w:val="9"/>
        </w:numPr>
        <w:spacing w:after="240" w:before="240" w:lineRule="auto"/>
        <w:ind w:left="720" w:hanging="360"/>
        <w:rPr>
          <w:ins w:author="faris gemini" w:id="0" w:date="2026-02-10T18:43:50Z"/>
        </w:rPr>
      </w:pPr>
      <w:ins w:author="faris gemini" w:id="0" w:date="2026-02-10T18:43:50Z">
        <w:r w:rsidDel="00000000" w:rsidR="00000000" w:rsidRPr="00000000">
          <w:rPr/>
          <w:drawing>
            <wp:inline distB="114300" distT="114300" distL="114300" distR="114300">
              <wp:extent cx="5943600" cy="22733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ins>
    </w:p>
    <w:p w:rsidR="00000000" w:rsidDel="00000000" w:rsidP="00000000" w:rsidRDefault="00000000" w:rsidRPr="00000000" w14:paraId="0000002E">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2F">
      <w:pPr>
        <w:rPr>
          <w:ins w:author="faris gemini" w:id="0" w:date="2026-02-10T18:43:50Z"/>
        </w:rPr>
      </w:pPr>
      <w:ins w:author="faris gemini" w:id="0" w:date="2026-02-10T18:43:50Z">
        <w:r w:rsidDel="00000000" w:rsidR="00000000" w:rsidRPr="00000000">
          <w:rPr/>
          <w:drawing>
            <wp:inline distB="114300" distT="114300" distL="114300" distR="114300">
              <wp:extent cx="5943600" cy="2794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ins>
    </w:p>
    <w:p w:rsidR="00000000" w:rsidDel="00000000" w:rsidP="00000000" w:rsidRDefault="00000000" w:rsidRPr="00000000" w14:paraId="00000030">
      <w:pPr>
        <w:rPr>
          <w:ins w:author="faris gemini" w:id="0" w:date="2026-02-10T18:43:50Z"/>
        </w:rPr>
      </w:pPr>
      <w:ins w:author="faris gemini" w:id="0" w:date="2026-02-10T18:43:50Z">
        <w:r w:rsidDel="00000000" w:rsidR="00000000" w:rsidRPr="00000000">
          <w:rPr>
            <w:rtl w:val="0"/>
          </w:rPr>
        </w:r>
      </w:ins>
    </w:p>
    <w:p w:rsidR="00000000" w:rsidDel="00000000" w:rsidP="00000000" w:rsidRDefault="00000000" w:rsidRPr="00000000" w14:paraId="00000031">
      <w:pPr>
        <w:rPr/>
      </w:pPr>
      <w:ins w:author="faris gemini" w:id="0" w:date="2026-02-10T18:43:50Z">
        <w:r w:rsidDel="00000000" w:rsidR="00000000" w:rsidRPr="00000000">
          <w:rPr/>
          <w:drawing>
            <wp:inline distB="114300" distT="114300" distL="114300" distR="114300">
              <wp:extent cx="5943600" cy="2006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06600"/>
                      </a:xfrm>
                      <a:prstGeom prst="rect"/>
                      <a:ln/>
                    </pic:spPr>
                  </pic:pic>
                </a:graphicData>
              </a:graphic>
            </wp:inline>
          </w:drawing>
        </w:r>
      </w:ins>
      <w:r w:rsidDel="00000000" w:rsidR="00000000" w:rsidRPr="00000000">
        <w:rPr>
          <w:rtl w:val="0"/>
        </w:rPr>
      </w:r>
    </w:p>
    <w:p w:rsidR="00000000" w:rsidDel="00000000" w:rsidP="00000000" w:rsidRDefault="00000000" w:rsidRPr="00000000" w14:paraId="00000032">
      <w:pPr>
        <w:pStyle w:val="Heading5"/>
        <w:rPr/>
      </w:pPr>
      <w:bookmarkStart w:colFirst="0" w:colLast="0" w:name="_mr30jco2dxwn" w:id="5"/>
      <w:bookmarkEnd w:id="5"/>
      <w:r w:rsidDel="00000000" w:rsidR="00000000" w:rsidRPr="00000000">
        <w:rPr>
          <w:rtl w:val="0"/>
        </w:rPr>
      </w:r>
    </w:p>
    <w:p w:rsidR="00000000" w:rsidDel="00000000" w:rsidP="00000000" w:rsidRDefault="00000000" w:rsidRPr="00000000" w14:paraId="00000033">
      <w:pPr>
        <w:pStyle w:val="Heading5"/>
        <w:jc w:val="center"/>
        <w:rPr>
          <w:b w:val="1"/>
          <w:bCs w:val="1"/>
          <w:sz w:val="18"/>
          <w:szCs w:val="18"/>
        </w:rPr>
      </w:pPr>
      <w:bookmarkStart w:colFirst="0" w:colLast="0" w:name="_sydw7ty0rckn" w:id="6"/>
      <w:bookmarkEnd w:id="6"/>
      <w:r w:rsidDel="00000000" w:rsidR="00000000" w:rsidRPr="00000000">
        <w:rPr>
          <w:b w:val="1"/>
          <w:bCs w:val="1"/>
          <w:sz w:val="18"/>
          <w:szCs w:val="18"/>
          <w:rtl w:val="0"/>
        </w:rPr>
        <w:t xml:space="preserve">Figure1:system prompt Evoluation</w:t>
      </w:r>
    </w:p>
    <w:p w:rsidR="00000000" w:rsidDel="00000000" w:rsidP="00000000" w:rsidRDefault="00000000" w:rsidRPr="00000000" w14:paraId="00000034">
      <w:pPr>
        <w:pStyle w:val="Heading5"/>
        <w:rPr/>
      </w:pPr>
      <w:bookmarkStart w:colFirst="0" w:colLast="0" w:name="_59btal1mjv2a" w:id="7"/>
      <w:bookmarkEnd w:id="7"/>
      <w:r w:rsidDel="00000000" w:rsidR="00000000" w:rsidRPr="00000000">
        <w:rPr>
          <w:rtl w:val="0"/>
        </w:rPr>
      </w:r>
    </w:p>
    <w:p w:rsidR="00000000" w:rsidDel="00000000" w:rsidP="00000000" w:rsidRDefault="00000000" w:rsidRPr="00000000" w14:paraId="00000035">
      <w:pPr>
        <w:pStyle w:val="Heading5"/>
        <w:rPr/>
      </w:pPr>
      <w:bookmarkStart w:colFirst="0" w:colLast="0" w:name="_ul3puvrovlkg" w:id="8"/>
      <w:bookmarkEnd w:id="8"/>
      <w:r w:rsidDel="00000000" w:rsidR="00000000" w:rsidRPr="00000000">
        <w:rPr>
          <w:rtl w:val="0"/>
        </w:rPr>
      </w:r>
    </w:p>
    <w:p w:rsidR="00000000" w:rsidDel="00000000" w:rsidP="00000000" w:rsidRDefault="00000000" w:rsidRPr="00000000" w14:paraId="00000036">
      <w:pPr>
        <w:pStyle w:val="Heading5"/>
        <w:rPr/>
      </w:pPr>
      <w:bookmarkStart w:colFirst="0" w:colLast="0" w:name="_igoqoij3k5m5" w:id="9"/>
      <w:bookmarkEnd w:id="9"/>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5"/>
        <w:rPr/>
      </w:pPr>
      <w:bookmarkStart w:colFirst="0" w:colLast="0" w:name="_8mq8xa9nfj49" w:id="10"/>
      <w:bookmarkEnd w:id="10"/>
      <w:r w:rsidDel="00000000" w:rsidR="00000000" w:rsidRPr="00000000">
        <w:rPr>
          <w:rtl w:val="0"/>
        </w:rPr>
        <w:t xml:space="preserve">2.2 Prompt Design</w:t>
      </w:r>
    </w:p>
    <w:p w:rsidR="00000000" w:rsidDel="00000000" w:rsidP="00000000" w:rsidRDefault="00000000" w:rsidRPr="00000000" w14:paraId="00000040">
      <w:pPr>
        <w:rPr/>
      </w:pPr>
      <w:r w:rsidDel="00000000" w:rsidR="00000000" w:rsidRPr="00000000">
        <w:rPr>
          <w:rtl w:val="0"/>
        </w:rPr>
        <w:t xml:space="preserve">The goal of our prompt design is to ensure the AI connects the user's question directly to the legal text.</w:t>
      </w:r>
    </w:p>
    <w:p w:rsidR="00000000" w:rsidDel="00000000" w:rsidP="00000000" w:rsidRDefault="00000000" w:rsidRPr="00000000" w14:paraId="0000004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Desired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ser Question (e.g., "What is the noticeUser Question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rtl w:val="0"/>
              </w:rPr>
              <w:t xml:space="preserve">A clear answer based  </w:t>
            </w:r>
            <w:r w:rsidDel="00000000" w:rsidR="00000000" w:rsidRPr="00000000">
              <w:rPr>
                <w:b w:val="1"/>
                <w:bCs w:val="1"/>
                <w:rtl w:val="0"/>
              </w:rPr>
              <w:t xml:space="preserve">only</w:t>
            </w:r>
            <w:r w:rsidDel="00000000" w:rsidR="00000000" w:rsidRPr="00000000">
              <w:rPr>
                <w:rtl w:val="0"/>
              </w:rPr>
              <w:t xml:space="preserve">  on specific Jordanian legal articles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5"/>
        <w:rPr/>
      </w:pPr>
      <w:bookmarkStart w:colFirst="0" w:colLast="0" w:name="_w56qtobbdpvw" w:id="11"/>
      <w:bookmarkEnd w:id="11"/>
      <w:r w:rsidDel="00000000" w:rsidR="00000000" w:rsidRPr="00000000">
        <w:rPr>
          <w:rtl w:val="0"/>
        </w:rPr>
        <w:t xml:space="preserve">2.3 System Prompt</w:t>
      </w:r>
    </w:p>
    <w:p w:rsidR="00000000" w:rsidDel="00000000" w:rsidP="00000000" w:rsidRDefault="00000000" w:rsidRPr="00000000" w14:paraId="00000048">
      <w:pPr>
        <w:spacing w:after="240" w:before="240" w:lineRule="auto"/>
        <w:rPr/>
      </w:pPr>
      <w:r w:rsidDel="00000000" w:rsidR="00000000" w:rsidRPr="00000000">
        <w:rPr>
          <w:rtl w:val="0"/>
        </w:rPr>
        <w:t xml:space="preserve">The </w:t>
      </w:r>
      <w:r w:rsidDel="00000000" w:rsidR="00000000" w:rsidRPr="00000000">
        <w:rPr>
          <w:i w:val="1"/>
          <w:iCs w:val="1"/>
          <w:rtl w:val="0"/>
        </w:rPr>
        <w:t xml:space="preserve">System Prompt</w:t>
      </w:r>
      <w:r w:rsidDel="00000000" w:rsidR="00000000" w:rsidRPr="00000000">
        <w:rPr>
          <w:rtl w:val="0"/>
        </w:rPr>
        <w:t xml:space="preserve"> represents the hidden instructions that control how the AI behaves during the interaction.</w:t>
        <w:br w:type="textWrapping"/>
        <w:t xml:space="preserve"> These instructions are always applied and cannot be changed by the user.</w:t>
      </w:r>
    </w:p>
    <w:p w:rsidR="00000000" w:rsidDel="00000000" w:rsidP="00000000" w:rsidRDefault="00000000" w:rsidRPr="00000000" w14:paraId="00000049">
      <w:pPr>
        <w:spacing w:after="240" w:before="240" w:lineRule="auto"/>
        <w:rPr/>
      </w:pPr>
      <w:r w:rsidDel="00000000" w:rsidR="00000000" w:rsidRPr="00000000">
        <w:rPr>
          <w:rtl w:val="0"/>
        </w:rPr>
        <w:t xml:space="preserve">The main purpose of the system prompt is to ensure that the AI provides </w:t>
      </w:r>
      <w:r w:rsidDel="00000000" w:rsidR="00000000" w:rsidRPr="00000000">
        <w:rPr>
          <w:b w:val="1"/>
          <w:bCs w:val="1"/>
          <w:rtl w:val="0"/>
        </w:rPr>
        <w:t xml:space="preserve">accurate, safe, and transparent</w:t>
      </w:r>
      <w:r w:rsidDel="00000000" w:rsidR="00000000" w:rsidRPr="00000000">
        <w:rPr>
          <w:rtl w:val="0"/>
        </w:rPr>
        <w:t xml:space="preserve"> legal information.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System Rules:</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The AI must answer strictly based on the provided Jordanian Labour Law content.</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The AI must support both Arabic and English languages and respond in the same language as the user.</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The AI must mention specific article numbers when providing an answer for transparency.</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The AI must not provide personal opinions or legal advice.</w:t>
        <w:br w:type="textWrapping"/>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If the required information is not found in the legal text, the AI must clearly state that the answer is not available.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5"/>
        <w:rPr/>
      </w:pPr>
      <w:bookmarkStart w:colFirst="0" w:colLast="0" w:name="_jrwzq3m4om0b" w:id="12"/>
      <w:bookmarkEnd w:id="12"/>
      <w:r w:rsidDel="00000000" w:rsidR="00000000" w:rsidRPr="00000000">
        <w:rPr>
          <w:rtl w:val="0"/>
        </w:rPr>
      </w:r>
    </w:p>
    <w:p w:rsidR="00000000" w:rsidDel="00000000" w:rsidP="00000000" w:rsidRDefault="00000000" w:rsidRPr="00000000" w14:paraId="00000055">
      <w:pPr>
        <w:pStyle w:val="Heading5"/>
        <w:rPr/>
      </w:pPr>
      <w:bookmarkStart w:colFirst="0" w:colLast="0" w:name="_rnyr9riem5e" w:id="13"/>
      <w:bookmarkEnd w:id="13"/>
      <w:r w:rsidDel="00000000" w:rsidR="00000000" w:rsidRPr="00000000">
        <w:rPr>
          <w:rtl w:val="0"/>
        </w:rPr>
        <w:t xml:space="preserve">2.4 User Prompt</w:t>
      </w:r>
    </w:p>
    <w:p w:rsidR="00000000" w:rsidDel="00000000" w:rsidP="00000000" w:rsidRDefault="00000000" w:rsidRPr="00000000" w14:paraId="00000056">
      <w:pPr>
        <w:rPr/>
      </w:pPr>
      <w:r w:rsidDel="00000000" w:rsidR="00000000" w:rsidRPr="00000000">
        <w:rPr>
          <w:rtl w:val="0"/>
        </w:rPr>
        <w:t xml:space="preserve">When a user asks a question, the system prepares the query by "normalizing" it (cleaning the text). The system is designed to respond in the same language the user uses. This ensures the experience is smooth for both Arabic and English speakers.</w:t>
      </w:r>
    </w:p>
    <w:p w:rsidR="00000000" w:rsidDel="00000000" w:rsidP="00000000" w:rsidRDefault="00000000" w:rsidRPr="00000000" w14:paraId="00000057">
      <w:pPr>
        <w:pStyle w:val="Heading5"/>
        <w:rPr/>
      </w:pPr>
      <w:bookmarkStart w:colFirst="0" w:colLast="0" w:name="_ndua9588r13r" w:id="14"/>
      <w:bookmarkEnd w:id="14"/>
      <w:r w:rsidDel="00000000" w:rsidR="00000000" w:rsidRPr="00000000">
        <w:rPr>
          <w:rtl w:val="0"/>
        </w:rPr>
        <w:t xml:space="preserve">2.5 Language-Control Prompting</w:t>
      </w:r>
    </w:p>
    <w:p w:rsidR="00000000" w:rsidDel="00000000" w:rsidP="00000000" w:rsidRDefault="00000000" w:rsidRPr="00000000" w14:paraId="00000058">
      <w:pPr>
        <w:rPr/>
      </w:pPr>
      <w:r w:rsidDel="00000000" w:rsidR="00000000" w:rsidRPr="00000000">
        <w:rPr>
          <w:rtl w:val="0"/>
        </w:rPr>
        <w:t xml:space="preserve">The assistant is fully bilingual. The system uses specific logic to handle different languages:</w:t>
      </w:r>
    </w:p>
    <w:p w:rsidR="00000000" w:rsidDel="00000000" w:rsidP="00000000" w:rsidRDefault="00000000" w:rsidRPr="00000000" w14:paraId="00000059">
      <w:pPr>
        <w:numPr>
          <w:ilvl w:val="0"/>
          <w:numId w:val="2"/>
        </w:numPr>
        <w:ind w:left="720" w:hanging="360"/>
        <w:rPr>
          <w:u w:val="none"/>
        </w:rPr>
      </w:pPr>
      <w:r w:rsidDel="00000000" w:rsidR="00000000" w:rsidRPr="00000000">
        <w:rPr>
          <w:b w:val="1"/>
          <w:bCs w:val="1"/>
          <w:rtl w:val="0"/>
        </w:rPr>
        <w:t xml:space="preserve">Arabic Input:</w:t>
      </w:r>
      <w:r w:rsidDel="00000000" w:rsidR="00000000" w:rsidRPr="00000000">
        <w:rPr>
          <w:rtl w:val="0"/>
        </w:rPr>
        <w:t xml:space="preserve">  The system retrieves Arabic legal text and answers in Arabic.</w:t>
      </w:r>
    </w:p>
    <w:p w:rsidR="00000000" w:rsidDel="00000000" w:rsidP="00000000" w:rsidRDefault="00000000" w:rsidRPr="00000000" w14:paraId="0000005A">
      <w:pPr>
        <w:numPr>
          <w:ilvl w:val="0"/>
          <w:numId w:val="2"/>
        </w:numPr>
        <w:ind w:left="720" w:hanging="360"/>
        <w:rPr>
          <w:u w:val="none"/>
        </w:rPr>
      </w:pPr>
      <w:r w:rsidDel="00000000" w:rsidR="00000000" w:rsidRPr="00000000">
        <w:rPr>
          <w:b w:val="1"/>
          <w:bCs w:val="1"/>
          <w:rtl w:val="0"/>
        </w:rPr>
        <w:t xml:space="preserve">English Input:</w:t>
      </w:r>
      <w:r w:rsidDel="00000000" w:rsidR="00000000" w:rsidRPr="00000000">
        <w:rPr>
          <w:rtl w:val="0"/>
        </w:rPr>
        <w:t xml:space="preserve">  The system retrieves English legal text and answers in English.</w:t>
      </w:r>
    </w:p>
    <w:p w:rsidR="00000000" w:rsidDel="00000000" w:rsidP="00000000" w:rsidRDefault="00000000" w:rsidRPr="00000000" w14:paraId="0000005B">
      <w:pPr>
        <w:pStyle w:val="Heading4"/>
        <w:rPr/>
      </w:pPr>
      <w:bookmarkStart w:colFirst="0" w:colLast="0" w:name="_bc0nunu4k3sg" w:id="15"/>
      <w:bookmarkEnd w:id="15"/>
      <w:r w:rsidDel="00000000" w:rsidR="00000000" w:rsidRPr="00000000">
        <w:rPr>
          <w:rtl w:val="0"/>
        </w:rPr>
        <w:t xml:space="preserve">3. Models Comparison</w:t>
      </w:r>
    </w:p>
    <w:p w:rsidR="00000000" w:rsidDel="00000000" w:rsidP="00000000" w:rsidRDefault="00000000" w:rsidRPr="00000000" w14:paraId="0000005C">
      <w:pPr>
        <w:rPr/>
      </w:pPr>
      <w:r w:rsidDel="00000000" w:rsidR="00000000" w:rsidRPr="00000000">
        <w:rPr>
          <w:rtl w:val="0"/>
        </w:rPr>
        <w:t xml:space="preserve">Different AI models have different strengths. We compared two models to see which fits the strict requirements of a legal assistant.</w:t>
      </w:r>
    </w:p>
    <w:p w:rsidR="00000000" w:rsidDel="00000000" w:rsidP="00000000" w:rsidRDefault="00000000" w:rsidRPr="00000000" w14:paraId="0000005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Comparison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GPT-4o-mini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Deepseek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Model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Lightweight GPT4-variant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Instruction Following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and</w:t>
            </w:r>
            <w:r w:rsidDel="00000000" w:rsidR="00000000" w:rsidRPr="00000000">
              <w:rPr>
                <w:rtl w:val="0"/>
              </w:rPr>
              <w:t xml:space="preserve"> </w:t>
            </w:r>
            <w:r w:rsidDel="00000000" w:rsidR="00000000" w:rsidRPr="00000000">
              <w:rPr>
                <w:sz w:val="24"/>
                <w:szCs w:val="24"/>
                <w:rtl w:val="0"/>
              </w:rPr>
              <w:t xml:space="preserve">very predictable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 and need fine-tuning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multi step workfow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Integration&amp;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Well-supported; tool calls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Less mature; requires custom adaptation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Fast; low latency for interactive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Slightly slower; higher variability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Low (Pay-per-use)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Potentially lower if self-hosted; compute-heavy</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this project,  </w:t>
      </w:r>
      <w:r w:rsidDel="00000000" w:rsidR="00000000" w:rsidRPr="00000000">
        <w:rPr>
          <w:b w:val="1"/>
          <w:bCs w:val="1"/>
          <w:rtl w:val="0"/>
        </w:rPr>
        <w:t xml:space="preserve">GPT-4o-mini</w:t>
      </w:r>
      <w:r w:rsidDel="00000000" w:rsidR="00000000" w:rsidRPr="00000000">
        <w:rPr>
          <w:rtl w:val="0"/>
        </w:rPr>
        <w:t xml:space="preserve">  was chosen. It is more effective at following strict instructions and keeping the AI within the "restricted context" of the Jordanian Labour Law.</w:t>
      </w:r>
    </w:p>
    <w:p w:rsidR="00000000" w:rsidDel="00000000" w:rsidP="00000000" w:rsidRDefault="00000000" w:rsidRPr="00000000" w14:paraId="00000073">
      <w:pPr>
        <w:pStyle w:val="Heading4"/>
        <w:rPr/>
      </w:pPr>
      <w:bookmarkStart w:colFirst="0" w:colLast="0" w:name="_u7izqg2buelq" w:id="16"/>
      <w:bookmarkEnd w:id="16"/>
      <w:r w:rsidDel="00000000" w:rsidR="00000000" w:rsidRPr="00000000">
        <w:rPr>
          <w:rtl w:val="0"/>
        </w:rPr>
        <w:t xml:space="preserve">4. The System Architecture</w:t>
      </w:r>
    </w:p>
    <w:p w:rsidR="00000000" w:rsidDel="00000000" w:rsidP="00000000" w:rsidRDefault="00000000" w:rsidRPr="00000000" w14:paraId="00000074">
      <w:pPr>
        <w:rPr/>
      </w:pPr>
      <w:r w:rsidDel="00000000" w:rsidR="00000000" w:rsidRPr="00000000">
        <w:rPr>
          <w:rtl w:val="0"/>
        </w:rPr>
        <w:t xml:space="preserve">The architecture is the "map" of how the software is built. It shows how data moves from the user to the law database and back. (See  </w:t>
      </w:r>
      <w:r w:rsidDel="00000000" w:rsidR="00000000" w:rsidRPr="00000000">
        <w:rPr>
          <w:i w:val="1"/>
          <w:iCs w:val="1"/>
          <w:rtl w:val="0"/>
        </w:rPr>
        <w:t xml:space="preserve">Figure 2: System Architecture Diagram</w:t>
      </w: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3164387"/>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16438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Figure2:System </w:t>
      </w:r>
      <w:r w:rsidDel="00000000" w:rsidR="00000000" w:rsidRPr="00000000">
        <w:rPr>
          <w:i w:val="1"/>
          <w:iCs w:val="1"/>
          <w:sz w:val="16"/>
          <w:szCs w:val="16"/>
          <w:rtl w:val="0"/>
        </w:rPr>
        <w:t xml:space="preserve"> Architecture Diagram</w:t>
      </w:r>
      <w:r w:rsidDel="00000000" w:rsidR="00000000" w:rsidRPr="00000000">
        <w:rPr>
          <w:rtl w:val="0"/>
        </w:rPr>
      </w:r>
    </w:p>
    <w:p w:rsidR="00000000" w:rsidDel="00000000" w:rsidP="00000000" w:rsidRDefault="00000000" w:rsidRPr="00000000" w14:paraId="00000079">
      <w:pPr>
        <w:pStyle w:val="Heading5"/>
        <w:rPr/>
      </w:pPr>
      <w:bookmarkStart w:colFirst="0" w:colLast="0" w:name="_m6sf9ak7chgv" w:id="17"/>
      <w:bookmarkEnd w:id="17"/>
      <w:r w:rsidDel="00000000" w:rsidR="00000000" w:rsidRPr="00000000">
        <w:rPr>
          <w:rtl w:val="0"/>
        </w:rPr>
        <w:t xml:space="preserve">4.1 Technical Design &amp; Data Flow</w:t>
      </w:r>
    </w:p>
    <w:p w:rsidR="00000000" w:rsidDel="00000000" w:rsidP="00000000" w:rsidRDefault="00000000" w:rsidRPr="00000000" w14:paraId="0000007A">
      <w:pPr>
        <w:rPr/>
      </w:pPr>
      <w:r w:rsidDel="00000000" w:rsidR="00000000" w:rsidRPr="00000000">
        <w:rPr>
          <w:rtl w:val="0"/>
        </w:rPr>
        <w:t xml:space="preserve">Based on the  </w:t>
      </w:r>
      <w:r w:rsidDel="00000000" w:rsidR="00000000" w:rsidRPr="00000000">
        <w:rPr>
          <w:b w:val="1"/>
          <w:bCs w:val="1"/>
          <w:rtl w:val="0"/>
        </w:rPr>
        <w:t xml:space="preserve">RAG Flow Diagram</w:t>
      </w:r>
      <w:r w:rsidDel="00000000" w:rsidR="00000000" w:rsidRPr="00000000">
        <w:rPr>
          <w:rtl w:val="0"/>
        </w:rPr>
        <w:t xml:space="preserve"> , the information follows a specific path:</w:t>
      </w:r>
    </w:p>
    <w:p w:rsidR="00000000" w:rsidDel="00000000" w:rsidP="00000000" w:rsidRDefault="00000000" w:rsidRPr="00000000" w14:paraId="0000007B">
      <w:pPr>
        <w:numPr>
          <w:ilvl w:val="0"/>
          <w:numId w:val="3"/>
        </w:numPr>
        <w:ind w:left="720" w:hanging="360"/>
        <w:rPr>
          <w:u w:val="none"/>
        </w:rPr>
      </w:pPr>
      <w:r w:rsidDel="00000000" w:rsidR="00000000" w:rsidRPr="00000000">
        <w:rPr>
          <w:b w:val="1"/>
          <w:bCs w:val="1"/>
          <w:rtl w:val="0"/>
        </w:rPr>
        <w:t xml:space="preserve">Language Detection:</w:t>
      </w:r>
      <w:r w:rsidDel="00000000" w:rsidR="00000000" w:rsidRPr="00000000">
        <w:rPr>
          <w:rtl w:val="0"/>
        </w:rPr>
        <w:t xml:space="preserve">  Identifies the user's language.</w:t>
      </w:r>
    </w:p>
    <w:p w:rsidR="00000000" w:rsidDel="00000000" w:rsidP="00000000" w:rsidRDefault="00000000" w:rsidRPr="00000000" w14:paraId="0000007C">
      <w:pPr>
        <w:numPr>
          <w:ilvl w:val="0"/>
          <w:numId w:val="3"/>
        </w:numPr>
        <w:ind w:left="720" w:hanging="360"/>
        <w:rPr>
          <w:u w:val="none"/>
        </w:rPr>
      </w:pPr>
      <w:r w:rsidDel="00000000" w:rsidR="00000000" w:rsidRPr="00000000">
        <w:rPr>
          <w:b w:val="1"/>
          <w:bCs w:val="1"/>
          <w:rtl w:val="0"/>
        </w:rPr>
        <w:t xml:space="preserve">Query Normalization:</w:t>
      </w:r>
      <w:r w:rsidDel="00000000" w:rsidR="00000000" w:rsidRPr="00000000">
        <w:rPr>
          <w:rtl w:val="0"/>
        </w:rPr>
        <w:t xml:space="preserve">  Cleans the question for better searching.</w:t>
      </w:r>
    </w:p>
    <w:p w:rsidR="00000000" w:rsidDel="00000000" w:rsidP="00000000" w:rsidRDefault="00000000" w:rsidRPr="00000000" w14:paraId="0000007D">
      <w:pPr>
        <w:numPr>
          <w:ilvl w:val="0"/>
          <w:numId w:val="3"/>
        </w:numPr>
        <w:ind w:left="720" w:hanging="360"/>
        <w:rPr>
          <w:u w:val="none"/>
        </w:rPr>
      </w:pPr>
      <w:r w:rsidDel="00000000" w:rsidR="00000000" w:rsidRPr="00000000">
        <w:rPr>
          <w:b w:val="1"/>
          <w:bCs w:val="1"/>
          <w:rtl w:val="0"/>
        </w:rPr>
        <w:t xml:space="preserve">BM25 Retrieval:</w:t>
      </w:r>
      <w:r w:rsidDel="00000000" w:rsidR="00000000" w:rsidRPr="00000000">
        <w:rPr>
          <w:rtl w:val="0"/>
        </w:rPr>
        <w:t xml:space="preserve">  Searches the dataset for matches.</w:t>
      </w:r>
    </w:p>
    <w:p w:rsidR="00000000" w:rsidDel="00000000" w:rsidP="00000000" w:rsidRDefault="00000000" w:rsidRPr="00000000" w14:paraId="0000007E">
      <w:pPr>
        <w:numPr>
          <w:ilvl w:val="0"/>
          <w:numId w:val="3"/>
        </w:numPr>
        <w:ind w:left="720" w:hanging="360"/>
        <w:rPr>
          <w:u w:val="none"/>
        </w:rPr>
      </w:pPr>
      <w:r w:rsidDel="00000000" w:rsidR="00000000" w:rsidRPr="00000000">
        <w:rPr>
          <w:b w:val="1"/>
          <w:bCs w:val="1"/>
          <w:rtl w:val="0"/>
        </w:rPr>
        <w:t xml:space="preserve">Top K Articles:</w:t>
      </w:r>
      <w:r w:rsidDel="00000000" w:rsidR="00000000" w:rsidRPr="00000000">
        <w:rPr>
          <w:rtl w:val="0"/>
        </w:rPr>
        <w:t xml:space="preserve">  Selects the most relevant legal articles.</w:t>
      </w:r>
    </w:p>
    <w:p w:rsidR="00000000" w:rsidDel="00000000" w:rsidP="00000000" w:rsidRDefault="00000000" w:rsidRPr="00000000" w14:paraId="0000007F">
      <w:pPr>
        <w:numPr>
          <w:ilvl w:val="0"/>
          <w:numId w:val="3"/>
        </w:numPr>
        <w:ind w:left="720" w:hanging="360"/>
        <w:rPr>
          <w:u w:val="none"/>
        </w:rPr>
      </w:pPr>
      <w:r w:rsidDel="00000000" w:rsidR="00000000" w:rsidRPr="00000000">
        <w:rPr>
          <w:b w:val="1"/>
          <w:bCs w:val="1"/>
          <w:rtl w:val="0"/>
        </w:rPr>
        <w:t xml:space="preserve">Context Build:</w:t>
      </w:r>
      <w:r w:rsidDel="00000000" w:rsidR="00000000" w:rsidRPr="00000000">
        <w:rPr>
          <w:rtl w:val="0"/>
        </w:rPr>
        <w:t xml:space="preserve">  Combines the articles into a prompt for the AI.</w:t>
      </w:r>
    </w:p>
    <w:p w:rsidR="00000000" w:rsidDel="00000000" w:rsidP="00000000" w:rsidRDefault="00000000" w:rsidRPr="00000000" w14:paraId="00000080">
      <w:pPr>
        <w:numPr>
          <w:ilvl w:val="0"/>
          <w:numId w:val="3"/>
        </w:numPr>
        <w:ind w:left="720" w:hanging="360"/>
        <w:rPr>
          <w:u w:val="none"/>
        </w:rPr>
      </w:pPr>
      <w:r w:rsidDel="00000000" w:rsidR="00000000" w:rsidRPr="00000000">
        <w:rPr>
          <w:b w:val="1"/>
          <w:bCs w:val="1"/>
          <w:rtl w:val="0"/>
        </w:rPr>
        <w:t xml:space="preserve">LLM Processing:</w:t>
      </w:r>
      <w:r w:rsidDel="00000000" w:rsidR="00000000" w:rsidRPr="00000000">
        <w:rPr>
          <w:rtl w:val="0"/>
        </w:rPr>
        <w:t xml:space="preserve">  The AI generates the final response.</w:t>
      </w:r>
    </w:p>
    <w:p w:rsidR="00000000" w:rsidDel="00000000" w:rsidP="00000000" w:rsidRDefault="00000000" w:rsidRPr="00000000" w14:paraId="00000081">
      <w:pPr>
        <w:numPr>
          <w:ilvl w:val="0"/>
          <w:numId w:val="3"/>
        </w:numPr>
        <w:ind w:left="720" w:hanging="360"/>
        <w:rPr>
          <w:u w:val="none"/>
        </w:rPr>
      </w:pPr>
      <w:r w:rsidDel="00000000" w:rsidR="00000000" w:rsidRPr="00000000">
        <w:rPr>
          <w:b w:val="1"/>
          <w:bCs w:val="1"/>
          <w:rtl w:val="0"/>
        </w:rPr>
        <w:t xml:space="preserve">Answer with Articles:</w:t>
      </w:r>
      <w:r w:rsidDel="00000000" w:rsidR="00000000" w:rsidRPr="00000000">
        <w:rPr>
          <w:rtl w:val="0"/>
        </w:rPr>
        <w:t xml:space="preserve">  The final answer is shown to the user with references.</w:t>
      </w:r>
    </w:p>
    <w:p w:rsidR="00000000" w:rsidDel="00000000" w:rsidP="00000000" w:rsidRDefault="00000000" w:rsidRPr="00000000" w14:paraId="00000082">
      <w:pPr>
        <w:pStyle w:val="Heading5"/>
        <w:rPr/>
      </w:pPr>
      <w:bookmarkStart w:colFirst="0" w:colLast="0" w:name="_mpbw0w5zdjg" w:id="18"/>
      <w:bookmarkEnd w:id="18"/>
      <w:r w:rsidDel="00000000" w:rsidR="00000000" w:rsidRPr="00000000">
        <w:rPr>
          <w:rtl w:val="0"/>
        </w:rPr>
        <w:t xml:space="preserve">4.2 Component Breakdown</w:t>
      </w:r>
    </w:p>
    <w:p w:rsidR="00000000" w:rsidDel="00000000" w:rsidP="00000000" w:rsidRDefault="00000000" w:rsidRPr="00000000" w14:paraId="00000083">
      <w:pPr>
        <w:numPr>
          <w:ilvl w:val="0"/>
          <w:numId w:val="8"/>
        </w:numPr>
        <w:ind w:left="720" w:hanging="360"/>
        <w:rPr>
          <w:u w:val="none"/>
        </w:rPr>
      </w:pPr>
      <w:r w:rsidDel="00000000" w:rsidR="00000000" w:rsidRPr="00000000">
        <w:rPr>
          <w:b w:val="1"/>
          <w:bCs w:val="1"/>
          <w:rtl w:val="0"/>
        </w:rPr>
        <w:t xml:space="preserve">BM25 Retriever:</w:t>
      </w:r>
      <w:r w:rsidDel="00000000" w:rsidR="00000000" w:rsidRPr="00000000">
        <w:rPr>
          <w:rtl w:val="0"/>
        </w:rPr>
        <w:t xml:space="preserve">  This is a ranking function used for retrieval. Unlike a simple keyword search, BM25 uses  </w:t>
      </w:r>
      <w:r w:rsidDel="00000000" w:rsidR="00000000" w:rsidRPr="00000000">
        <w:rPr>
          <w:b w:val="1"/>
          <w:bCs w:val="1"/>
          <w:rtl w:val="0"/>
        </w:rPr>
        <w:t xml:space="preserve">term frequency and document length normalization</w:t>
      </w:r>
      <w:r w:rsidDel="00000000" w:rsidR="00000000" w:rsidRPr="00000000">
        <w:rPr>
          <w:rtl w:val="0"/>
        </w:rPr>
        <w:t xml:space="preserve"> . This means it is much better at finding the most relevant legal article even if words appear many times.</w:t>
      </w:r>
    </w:p>
    <w:p w:rsidR="00000000" w:rsidDel="00000000" w:rsidP="00000000" w:rsidRDefault="00000000" w:rsidRPr="00000000" w14:paraId="00000084">
      <w:pPr>
        <w:numPr>
          <w:ilvl w:val="0"/>
          <w:numId w:val="8"/>
        </w:numPr>
        <w:ind w:left="720" w:hanging="360"/>
        <w:rPr>
          <w:u w:val="none"/>
        </w:rPr>
      </w:pPr>
      <w:r w:rsidDel="00000000" w:rsidR="00000000" w:rsidRPr="00000000">
        <w:rPr>
          <w:b w:val="1"/>
          <w:bCs w:val="1"/>
          <w:rtl w:val="0"/>
        </w:rPr>
        <w:t xml:space="preserve">Labour Law Dataset (JSON):</w:t>
      </w:r>
      <w:r w:rsidDel="00000000" w:rsidR="00000000" w:rsidRPr="00000000">
        <w:rPr>
          <w:rtl w:val="0"/>
        </w:rPr>
        <w:t xml:space="preserve">  A cleaned version of the law used as the "source of truth."</w:t>
      </w:r>
    </w:p>
    <w:p w:rsidR="00000000" w:rsidDel="00000000" w:rsidP="00000000" w:rsidRDefault="00000000" w:rsidRPr="00000000" w14:paraId="00000085">
      <w:pPr>
        <w:numPr>
          <w:ilvl w:val="0"/>
          <w:numId w:val="8"/>
        </w:numPr>
        <w:ind w:left="720" w:hanging="360"/>
        <w:rPr>
          <w:u w:val="none"/>
        </w:rPr>
      </w:pPr>
      <w:r w:rsidDel="00000000" w:rsidR="00000000" w:rsidRPr="00000000">
        <w:rPr>
          <w:b w:val="1"/>
          <w:bCs w:val="1"/>
          <w:rtl w:val="0"/>
        </w:rPr>
        <w:t xml:space="preserve">Contract Generator:</w:t>
      </w:r>
      <w:r w:rsidDel="00000000" w:rsidR="00000000" w:rsidRPr="00000000">
        <w:rPr>
          <w:rtl w:val="0"/>
        </w:rPr>
        <w:t xml:space="preserve">  A tool that uses the "Action Layer" to build documents.</w:t>
      </w:r>
    </w:p>
    <w:p w:rsidR="00000000" w:rsidDel="00000000" w:rsidP="00000000" w:rsidRDefault="00000000" w:rsidRPr="00000000" w14:paraId="00000086">
      <w:pPr>
        <w:numPr>
          <w:ilvl w:val="0"/>
          <w:numId w:val="8"/>
        </w:numPr>
        <w:ind w:left="720" w:hanging="360"/>
        <w:rPr>
          <w:u w:val="none"/>
        </w:rPr>
      </w:pPr>
      <w:r w:rsidDel="00000000" w:rsidR="00000000" w:rsidRPr="00000000">
        <w:rPr>
          <w:b w:val="1"/>
          <w:bCs w:val="1"/>
          <w:rtl w:val="0"/>
        </w:rPr>
        <w:t xml:space="preserve">Version Store:</w:t>
      </w:r>
      <w:r w:rsidDel="00000000" w:rsidR="00000000" w:rsidRPr="00000000">
        <w:rPr>
          <w:rtl w:val="0"/>
        </w:rPr>
        <w:t xml:space="preserve">  This component saves different versions of the drafted contracts.</w:t>
      </w:r>
    </w:p>
    <w:p w:rsidR="00000000" w:rsidDel="00000000" w:rsidP="00000000" w:rsidRDefault="00000000" w:rsidRPr="00000000" w14:paraId="00000087">
      <w:pPr>
        <w:numPr>
          <w:ilvl w:val="0"/>
          <w:numId w:val="8"/>
        </w:numPr>
        <w:ind w:left="720" w:hanging="360"/>
        <w:rPr>
          <w:u w:val="none"/>
        </w:rPr>
      </w:pPr>
      <w:r w:rsidDel="00000000" w:rsidR="00000000" w:rsidRPr="00000000">
        <w:rPr>
          <w:b w:val="1"/>
          <w:bCs w:val="1"/>
          <w:rtl w:val="0"/>
        </w:rPr>
        <w:t xml:space="preserve">Word Export:</w:t>
      </w:r>
      <w:r w:rsidDel="00000000" w:rsidR="00000000" w:rsidRPr="00000000">
        <w:rPr>
          <w:rtl w:val="0"/>
        </w:rPr>
        <w:t xml:space="preserve">  Allows users to download their drafted contracts as professional </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documents.(see Figure3:Contract drafting diagram).</w:t>
      </w:r>
    </w:p>
    <w:p w:rsidR="00000000" w:rsidDel="00000000" w:rsidP="00000000" w:rsidRDefault="00000000" w:rsidRPr="00000000" w14:paraId="00000089">
      <w:pPr>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faris gemini" w:id="1" w:date="2026-02-10T18:51:01Z">
            <w:rPr>
              <w:u w:val="none"/>
            </w:rPr>
          </w:rPrChange>
        </w:rPr>
        <w:pPrChange w:author="faris gemini" w:id="0" w:date="2026-02-10T18:51:01Z">
          <w:pPr>
            <w:numPr>
              <w:ilvl w:val="0"/>
              <w:numId w:val="8"/>
            </w:numPr>
            <w:ind w:left="720" w:hanging="360"/>
          </w:pPr>
        </w:pPrChange>
      </w:pPr>
      <w:r w:rsidDel="00000000" w:rsidR="00000000" w:rsidRPr="00000000">
        <w:rPr>
          <w:rtl w:val="0"/>
        </w:rPr>
      </w:r>
    </w:p>
    <w:p w:rsidR="00000000" w:rsidDel="00000000" w:rsidP="00000000" w:rsidRDefault="00000000" w:rsidRPr="00000000" w14:paraId="0000008A">
      <w:pPr>
        <w:pStyle w:val="Heading5"/>
        <w:rPr>
          <w:ins w:author="faris gemini" w:id="2" w:date="2026-02-10T18:51:05Z"/>
        </w:rPr>
      </w:pPr>
      <w:ins w:author="faris gemini" w:id="2" w:date="2026-02-10T18:51:05Z">
        <w:bookmarkStart w:colFirst="0" w:colLast="0" w:name="_wj7qn7cs16dg" w:id="19"/>
        <w:bookmarkEnd w:id="19"/>
        <w:r w:rsidDel="00000000" w:rsidR="00000000" w:rsidRPr="00000000">
          <w:rPr>
            <w:rtl w:val="0"/>
          </w:rPr>
        </w:r>
      </w:ins>
    </w:p>
    <w:p w:rsidR="00000000" w:rsidDel="00000000" w:rsidP="00000000" w:rsidRDefault="00000000" w:rsidRPr="00000000" w14:paraId="0000008B">
      <w:pPr>
        <w:pStyle w:val="Heading5"/>
        <w:rPr>
          <w:ins w:author="faris gemini" w:id="2" w:date="2026-02-10T18:51:05Z"/>
        </w:rPr>
      </w:pPr>
      <w:ins w:author="faris gemini" w:id="2" w:date="2026-02-10T18:51:05Z">
        <w:bookmarkStart w:colFirst="0" w:colLast="0" w:name="_q18ei6uugcnf" w:id="20"/>
        <w:bookmarkEnd w:id="20"/>
        <w:r w:rsidDel="00000000" w:rsidR="00000000" w:rsidRPr="00000000">
          <w:rPr>
            <w:rtl w:val="0"/>
          </w:rPr>
        </w:r>
      </w:ins>
    </w:p>
    <w:p w:rsidR="00000000" w:rsidDel="00000000" w:rsidP="00000000" w:rsidRDefault="00000000" w:rsidRPr="00000000" w14:paraId="0000008C">
      <w:pPr>
        <w:pStyle w:val="Heading5"/>
        <w:rPr>
          <w:ins w:author="faris gemini" w:id="2" w:date="2026-02-10T18:51:05Z"/>
        </w:rPr>
      </w:pPr>
      <w:ins w:author="faris gemini" w:id="2" w:date="2026-02-10T18:51:05Z">
        <w:bookmarkStart w:colFirst="0" w:colLast="0" w:name="_yhehrxbce14v" w:id="21"/>
        <w:bookmarkEnd w:id="21"/>
        <w:r w:rsidDel="00000000" w:rsidR="00000000" w:rsidRPr="00000000">
          <w:rPr/>
          <w:drawing>
            <wp:inline distB="114300" distT="114300" distL="114300" distR="114300">
              <wp:extent cx="5943600" cy="3886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886200"/>
                      </a:xfrm>
                      <a:prstGeom prst="rect"/>
                      <a:ln/>
                    </pic:spPr>
                  </pic:pic>
                </a:graphicData>
              </a:graphic>
            </wp:inline>
          </w:drawing>
        </w:r>
        <w:r w:rsidDel="00000000" w:rsidR="00000000" w:rsidRPr="00000000">
          <w:rPr>
            <w:rtl w:val="0"/>
          </w:rPr>
        </w:r>
      </w:ins>
    </w:p>
    <w:p w:rsidR="00000000" w:rsidDel="00000000" w:rsidP="00000000" w:rsidRDefault="00000000" w:rsidRPr="00000000" w14:paraId="0000008D">
      <w:pPr>
        <w:pStyle w:val="Heading5"/>
        <w:jc w:val="center"/>
        <w:rPr>
          <w:ins w:author="faris gemini" w:id="2" w:date="2026-02-10T18:51:05Z"/>
          <w:sz w:val="16"/>
          <w:szCs w:val="16"/>
          <w:rPrChange w:author="faris gemini" w:id="3" w:date="2026-02-10T18:51:05Z">
            <w:rPr/>
          </w:rPrChange>
        </w:rPr>
      </w:pPr>
      <w:ins w:author="faris gemini" w:id="2" w:date="2026-02-10T18:51:05Z">
        <w:bookmarkStart w:colFirst="0" w:colLast="0" w:name="_z0prvd34publ" w:id="22"/>
        <w:bookmarkEnd w:id="22"/>
        <w:r w:rsidDel="00000000" w:rsidR="00000000" w:rsidRPr="00000000">
          <w:rPr>
            <w:sz w:val="16"/>
            <w:szCs w:val="16"/>
            <w:rtl w:val="0"/>
            <w:rPrChange w:author="faris gemini" w:id="3" w:date="2026-02-10T18:51:05Z">
              <w:rPr/>
            </w:rPrChange>
          </w:rPr>
          <w:t xml:space="preserve">Figure3:Contract Draft Diagram</w:t>
        </w:r>
        <w:r w:rsidDel="00000000" w:rsidR="00000000" w:rsidRPr="00000000">
          <w:rPr>
            <w:rtl w:val="0"/>
          </w:rPr>
        </w:r>
      </w:ins>
    </w:p>
    <w:p w:rsidR="00000000" w:rsidDel="00000000" w:rsidP="00000000" w:rsidRDefault="00000000" w:rsidRPr="00000000" w14:paraId="0000008E">
      <w:pPr>
        <w:pStyle w:val="Heading5"/>
        <w:rPr>
          <w:ins w:author="faris gemini" w:id="2" w:date="2026-02-10T18:51:05Z"/>
        </w:rPr>
      </w:pPr>
      <w:ins w:author="faris gemini" w:id="2" w:date="2026-02-10T18:51:05Z">
        <w:bookmarkStart w:colFirst="0" w:colLast="0" w:name="_ct21pbbiyer" w:id="23"/>
        <w:bookmarkEnd w:id="23"/>
        <w:r w:rsidDel="00000000" w:rsidR="00000000" w:rsidRPr="00000000">
          <w:rPr>
            <w:rtl w:val="0"/>
          </w:rPr>
        </w:r>
      </w:ins>
    </w:p>
    <w:p w:rsidR="00000000" w:rsidDel="00000000" w:rsidP="00000000" w:rsidRDefault="00000000" w:rsidRPr="00000000" w14:paraId="0000008F">
      <w:pPr>
        <w:pStyle w:val="Heading5"/>
        <w:rPr>
          <w:ins w:author="faris gemini" w:id="2" w:date="2026-02-10T18:51:05Z"/>
        </w:rPr>
      </w:pPr>
      <w:ins w:author="faris gemini" w:id="2" w:date="2026-02-10T18:51:05Z">
        <w:bookmarkStart w:colFirst="0" w:colLast="0" w:name="_lvmaol1ga6wg" w:id="24"/>
        <w:bookmarkEnd w:id="24"/>
        <w:r w:rsidDel="00000000" w:rsidR="00000000" w:rsidRPr="00000000">
          <w:rPr>
            <w:rtl w:val="0"/>
          </w:rPr>
        </w:r>
      </w:ins>
    </w:p>
    <w:p w:rsidR="00000000" w:rsidDel="00000000" w:rsidP="00000000" w:rsidRDefault="00000000" w:rsidRPr="00000000" w14:paraId="00000090">
      <w:pPr>
        <w:pStyle w:val="Heading5"/>
        <w:rPr>
          <w:ins w:author="faris gemini" w:id="2" w:date="2026-02-10T18:51:05Z"/>
        </w:rPr>
      </w:pPr>
      <w:ins w:author="faris gemini" w:id="2" w:date="2026-02-10T18:51:05Z">
        <w:bookmarkStart w:colFirst="0" w:colLast="0" w:name="_rywg0z32ou4n" w:id="25"/>
        <w:bookmarkEnd w:id="25"/>
        <w:r w:rsidDel="00000000" w:rsidR="00000000" w:rsidRPr="00000000">
          <w:rPr>
            <w:rtl w:val="0"/>
          </w:rPr>
        </w:r>
      </w:ins>
    </w:p>
    <w:p w:rsidR="00000000" w:rsidDel="00000000" w:rsidP="00000000" w:rsidRDefault="00000000" w:rsidRPr="00000000" w14:paraId="00000091">
      <w:pPr>
        <w:pStyle w:val="Heading5"/>
        <w:rPr/>
      </w:pPr>
      <w:bookmarkStart w:colFirst="0" w:colLast="0" w:name="_1m5qo2d5spxf" w:id="26"/>
      <w:bookmarkEnd w:id="26"/>
      <w:r w:rsidDel="00000000" w:rsidR="00000000" w:rsidRPr="00000000">
        <w:rPr>
          <w:rtl w:val="0"/>
        </w:rPr>
        <w:t xml:space="preserve">4.3 Data Gathering</w:t>
      </w:r>
    </w:p>
    <w:p w:rsidR="00000000" w:rsidDel="00000000" w:rsidP="00000000" w:rsidRDefault="00000000" w:rsidRPr="00000000" w14:paraId="00000092">
      <w:pPr>
        <w:rPr/>
      </w:pPr>
      <w:r w:rsidDel="00000000" w:rsidR="00000000" w:rsidRPr="00000000">
        <w:rPr>
          <w:rtl w:val="0"/>
        </w:rPr>
        <w:t xml:space="preserve">The system uses a  </w:t>
      </w:r>
      <w:r w:rsidDel="00000000" w:rsidR="00000000" w:rsidRPr="00000000">
        <w:rPr>
          <w:b w:val="1"/>
          <w:bCs w:val="1"/>
          <w:rtl w:val="0"/>
        </w:rPr>
        <w:t xml:space="preserve">cleaned Jordanian Labour Law dataset in JSON format</w:t>
      </w:r>
      <w:r w:rsidDel="00000000" w:rsidR="00000000" w:rsidRPr="00000000">
        <w:rPr>
          <w:rtl w:val="0"/>
        </w:rPr>
        <w:t xml:space="preserve"> . Cleaning the data is a vital step because it allows the system to accurately map the text to specific article numbers, making the information reliable for the user.</w:t>
      </w:r>
    </w:p>
    <w:p w:rsidR="00000000" w:rsidDel="00000000" w:rsidP="00000000" w:rsidRDefault="00000000" w:rsidRPr="00000000" w14:paraId="00000093">
      <w:pPr>
        <w:pStyle w:val="Heading5"/>
        <w:rPr/>
      </w:pPr>
      <w:bookmarkStart w:colFirst="0" w:colLast="0" w:name="_jmjeqhew1n11" w:id="27"/>
      <w:bookmarkEnd w:id="27"/>
      <w:r w:rsidDel="00000000" w:rsidR="00000000" w:rsidRPr="00000000">
        <w:rPr>
          <w:rtl w:val="0"/>
        </w:rPr>
        <w:t xml:space="preserve">4.4 Data Flow Walkthrough</w:t>
      </w:r>
    </w:p>
    <w:p w:rsidR="00000000" w:rsidDel="00000000" w:rsidP="00000000" w:rsidRDefault="00000000" w:rsidRPr="00000000" w14:paraId="00000094">
      <w:pPr>
        <w:rPr/>
      </w:pPr>
      <w:r w:rsidDel="00000000" w:rsidR="00000000" w:rsidRPr="00000000">
        <w:rPr>
          <w:rtl w:val="0"/>
        </w:rPr>
        <w:t xml:space="preserve">Imagine a user asks a question about a common legal topic like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End</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Service</w:t>
      </w:r>
      <w:r w:rsidDel="00000000" w:rsidR="00000000" w:rsidRPr="00000000">
        <w:rPr>
          <w:b w:val="1"/>
          <w:bCs w:val="1"/>
          <w:rtl w:val="0"/>
        </w:rPr>
        <w:t xml:space="preserve"> </w:t>
      </w:r>
      <w:r w:rsidDel="00000000" w:rsidR="00000000" w:rsidRPr="00000000">
        <w:rPr>
          <w:b w:val="1"/>
          <w:bCs w:val="1"/>
          <w:rtl w:val="0"/>
        </w:rPr>
        <w:t xml:space="preserve">Gratuity</w:t>
      </w:r>
      <w:r w:rsidDel="00000000" w:rsidR="00000000" w:rsidRPr="00000000">
        <w:rPr>
          <w:b w:val="1"/>
          <w:bCs w:val="1"/>
          <w:rtl w:val="0"/>
        </w:rPr>
        <w:t xml:space="preserve">" (</w:t>
      </w:r>
      <w:r w:rsidDel="00000000" w:rsidR="00000000" w:rsidRPr="00000000">
        <w:rPr>
          <w:b w:val="1"/>
          <w:bCs w:val="1"/>
          <w:rtl w:val="1"/>
        </w:rPr>
        <w:t xml:space="preserve">مكافأة</w:t>
      </w:r>
      <w:r w:rsidDel="00000000" w:rsidR="00000000" w:rsidRPr="00000000">
        <w:rPr>
          <w:b w:val="1"/>
          <w:bCs w:val="1"/>
          <w:rtl w:val="1"/>
        </w:rPr>
        <w:t xml:space="preserve"> </w:t>
      </w:r>
      <w:r w:rsidDel="00000000" w:rsidR="00000000" w:rsidRPr="00000000">
        <w:rPr>
          <w:b w:val="1"/>
          <w:bCs w:val="1"/>
          <w:rtl w:val="1"/>
        </w:rPr>
        <w:t xml:space="preserve">نهاية</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The system detects the language.</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The  </w:t>
      </w:r>
      <w:r w:rsidDel="00000000" w:rsidR="00000000" w:rsidRPr="00000000">
        <w:rPr>
          <w:b w:val="1"/>
          <w:bCs w:val="1"/>
          <w:rtl w:val="0"/>
        </w:rPr>
        <w:t xml:space="preserve">BM25 Retriever</w:t>
      </w:r>
      <w:r w:rsidDel="00000000" w:rsidR="00000000" w:rsidRPr="00000000">
        <w:rPr>
          <w:rtl w:val="0"/>
        </w:rPr>
        <w:t xml:space="preserve">  searches the JSON dataset for the relevant articles.</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The system identifies the specific article number in the law.</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The AI presents the summary of that article to the user.(see figure4:Rag Data Flow Diagram).</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drawing>
          <wp:inline distB="114300" distT="114300" distL="114300" distR="114300">
            <wp:extent cx="5295900" cy="5200537"/>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95900" cy="520053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jc w:val="center"/>
        <w:rPr>
          <w:sz w:val="16"/>
          <w:szCs w:val="16"/>
        </w:rPr>
      </w:pPr>
      <w:r w:rsidDel="00000000" w:rsidR="00000000" w:rsidRPr="00000000">
        <w:rPr>
          <w:sz w:val="16"/>
          <w:szCs w:val="16"/>
          <w:rtl w:val="0"/>
        </w:rPr>
        <w:t xml:space="preserve">Figure4:Rag Flow Diagram</w:t>
      </w:r>
    </w:p>
    <w:p w:rsidR="00000000" w:rsidDel="00000000" w:rsidP="00000000" w:rsidRDefault="00000000" w:rsidRPr="00000000" w14:paraId="0000009D">
      <w:pPr>
        <w:pStyle w:val="Heading5"/>
        <w:rPr/>
      </w:pPr>
      <w:bookmarkStart w:colFirst="0" w:colLast="0" w:name="_thpb8dxz0zt5" w:id="28"/>
      <w:bookmarkEnd w:id="28"/>
      <w:r w:rsidDel="00000000" w:rsidR="00000000" w:rsidRPr="00000000">
        <w:rPr>
          <w:rtl w:val="0"/>
        </w:rPr>
        <w:t xml:space="preserve">4.5 Future Plans</w:t>
      </w:r>
    </w:p>
    <w:p w:rsidR="00000000" w:rsidDel="00000000" w:rsidP="00000000" w:rsidRDefault="00000000" w:rsidRPr="00000000" w14:paraId="0000009E">
      <w:pPr>
        <w:rPr/>
      </w:pPr>
      <w:r w:rsidDel="00000000" w:rsidR="00000000" w:rsidRPr="00000000">
        <w:rPr>
          <w:rtl w:val="0"/>
        </w:rPr>
        <w:t xml:space="preserve">To improve the system, we plan to:</w:t>
      </w:r>
    </w:p>
    <w:p w:rsidR="00000000" w:rsidDel="00000000" w:rsidP="00000000" w:rsidRDefault="00000000" w:rsidRPr="00000000" w14:paraId="0000009F">
      <w:pPr>
        <w:numPr>
          <w:ilvl w:val="0"/>
          <w:numId w:val="6"/>
        </w:numPr>
        <w:ind w:left="720" w:hanging="360"/>
        <w:rPr>
          <w:u w:val="none"/>
        </w:rPr>
      </w:pPr>
      <w:r w:rsidDel="00000000" w:rsidR="00000000" w:rsidRPr="00000000">
        <w:rPr>
          <w:rtl w:val="0"/>
        </w:rPr>
        <w:t xml:space="preserve">Expand the database to include Civil or Commercial laws.</w:t>
      </w:r>
    </w:p>
    <w:p w:rsidR="00000000" w:rsidDel="00000000" w:rsidP="00000000" w:rsidRDefault="00000000" w:rsidRPr="00000000" w14:paraId="000000A0">
      <w:pPr>
        <w:numPr>
          <w:ilvl w:val="0"/>
          <w:numId w:val="6"/>
        </w:numPr>
        <w:ind w:left="720" w:hanging="360"/>
        <w:rPr>
          <w:u w:val="none"/>
        </w:rPr>
      </w:pPr>
      <w:r w:rsidDel="00000000" w:rsidR="00000000" w:rsidRPr="00000000">
        <w:rPr>
          <w:rtl w:val="0"/>
        </w:rPr>
        <w:t xml:space="preserve">Improve contract templates to support more job roles.</w:t>
      </w:r>
    </w:p>
    <w:p w:rsidR="00000000" w:rsidDel="00000000" w:rsidP="00000000" w:rsidRDefault="00000000" w:rsidRPr="00000000" w14:paraId="000000A1">
      <w:pPr>
        <w:pStyle w:val="Heading4"/>
        <w:rPr/>
      </w:pPr>
      <w:bookmarkStart w:colFirst="0" w:colLast="0" w:name="_yzlqnjgwl9gw" w:id="29"/>
      <w:bookmarkEnd w:id="29"/>
      <w:r w:rsidDel="00000000" w:rsidR="00000000" w:rsidRPr="00000000">
        <w:rPr>
          <w:rtl w:val="0"/>
        </w:rPr>
        <w:t xml:space="preserve">5. Evaluation Methodology</w:t>
      </w:r>
    </w:p>
    <w:p w:rsidR="00000000" w:rsidDel="00000000" w:rsidP="00000000" w:rsidRDefault="00000000" w:rsidRPr="00000000" w14:paraId="000000A2">
      <w:pPr>
        <w:rPr/>
      </w:pPr>
      <w:r w:rsidDel="00000000" w:rsidR="00000000" w:rsidRPr="00000000">
        <w:rPr>
          <w:rtl w:val="0"/>
        </w:rPr>
        <w:t xml:space="preserve">We test the AI to ensure it is accurate using a tool called  </w:t>
      </w:r>
      <w:r w:rsidDel="00000000" w:rsidR="00000000" w:rsidRPr="00000000">
        <w:rPr>
          <w:b w:val="1"/>
          <w:bCs w:val="1"/>
          <w:rtl w:val="0"/>
        </w:rPr>
        <w:t xml:space="preserve">Recall@K</w:t>
      </w:r>
      <w:r w:rsidDel="00000000" w:rsidR="00000000" w:rsidRPr="00000000">
        <w:rPr>
          <w:rtl w:val="0"/>
        </w:rPr>
        <w:t xml:space="preserve"> . This measures how often the system successfully finds the correct article from the dataset.</w:t>
      </w:r>
    </w:p>
    <w:p w:rsidR="00000000" w:rsidDel="00000000" w:rsidP="00000000" w:rsidRDefault="00000000" w:rsidRPr="00000000" w14:paraId="000000A3">
      <w:pPr>
        <w:numPr>
          <w:ilvl w:val="0"/>
          <w:numId w:val="1"/>
        </w:numPr>
        <w:ind w:left="720" w:hanging="360"/>
        <w:rPr>
          <w:u w:val="none"/>
        </w:rPr>
      </w:pPr>
      <w:r w:rsidDel="00000000" w:rsidR="00000000" w:rsidRPr="00000000">
        <w:rPr>
          <w:b w:val="1"/>
          <w:bCs w:val="1"/>
          <w:rtl w:val="0"/>
        </w:rPr>
        <w:t xml:space="preserve">Retrieval Performance:</w:t>
      </w:r>
      <w:r w:rsidDel="00000000" w:rsidR="00000000" w:rsidRPr="00000000">
        <w:rPr>
          <w:rtl w:val="0"/>
        </w:rPr>
        <w:t xml:space="preserve">  Internal testing shows high accuracy for important legal terms.</w:t>
      </w:r>
    </w:p>
    <w:p w:rsidR="00000000" w:rsidDel="00000000" w:rsidP="00000000" w:rsidRDefault="00000000" w:rsidRPr="00000000" w14:paraId="000000A4">
      <w:pPr>
        <w:numPr>
          <w:ilvl w:val="0"/>
          <w:numId w:val="1"/>
        </w:numPr>
        <w:ind w:left="720" w:hanging="360"/>
        <w:rPr>
          <w:u w:val="none"/>
        </w:rPr>
      </w:pPr>
      <w:r w:rsidDel="00000000" w:rsidR="00000000" w:rsidRPr="00000000">
        <w:rPr>
          <w:b w:val="1"/>
          <w:bCs w:val="1"/>
          <w:rtl w:val="0"/>
        </w:rPr>
        <w:t xml:space="preserve">Contract Check:</w:t>
      </w:r>
      <w:r w:rsidDel="00000000" w:rsidR="00000000" w:rsidRPr="00000000">
        <w:rPr>
          <w:rtl w:val="0"/>
        </w:rPr>
        <w:t xml:space="preserve">  The system uses rule-based checks to ensure the user’s name, salary, and a  </w:t>
      </w:r>
      <w:r w:rsidDel="00000000" w:rsidR="00000000" w:rsidRPr="00000000">
        <w:rPr>
          <w:b w:val="1"/>
          <w:bCs w:val="1"/>
          <w:rtl w:val="0"/>
        </w:rPr>
        <w:t xml:space="preserve">non-binding disclaimer</w:t>
      </w:r>
      <w:r w:rsidDel="00000000" w:rsidR="00000000" w:rsidRPr="00000000">
        <w:rPr>
          <w:rtl w:val="0"/>
        </w:rPr>
        <w:t xml:space="preserve">  are included in every draft.</w:t>
      </w:r>
    </w:p>
    <w:p w:rsidR="00000000" w:rsidDel="00000000" w:rsidP="00000000" w:rsidRDefault="00000000" w:rsidRPr="00000000" w14:paraId="000000A5">
      <w:pPr>
        <w:pStyle w:val="Heading4"/>
        <w:rPr/>
      </w:pPr>
      <w:bookmarkStart w:colFirst="0" w:colLast="0" w:name="_d2di7imwwcad" w:id="30"/>
      <w:bookmarkEnd w:id="30"/>
      <w:r w:rsidDel="00000000" w:rsidR="00000000" w:rsidRPr="00000000">
        <w:rPr>
          <w:rtl w:val="0"/>
        </w:rPr>
        <w:t xml:space="preserve">6. Escalation Protocol</w:t>
      </w:r>
    </w:p>
    <w:p w:rsidR="00000000" w:rsidDel="00000000" w:rsidP="00000000" w:rsidRDefault="00000000" w:rsidRPr="00000000" w14:paraId="000000A6">
      <w:pPr>
        <w:rPr/>
      </w:pPr>
      <w:r w:rsidDel="00000000" w:rsidR="00000000" w:rsidRPr="00000000">
        <w:rPr>
          <w:rtl w:val="0"/>
        </w:rPr>
        <w:t xml:space="preserve">Since this is an educational tool, it must not give wrong information. The system uses an "Escalation Path." If the search threshold is not met (meaning the AI cannot find the answer in the law), the system will not guess. Instead, it will state that the information was not found and will direct the user to seek professional legal counsel. This prevents "hallucinations" and protects the user.</w:t>
      </w:r>
    </w:p>
    <w:p w:rsidR="00000000" w:rsidDel="00000000" w:rsidP="00000000" w:rsidRDefault="00000000" w:rsidRPr="00000000" w14:paraId="000000A7">
      <w:pPr>
        <w:pStyle w:val="Heading4"/>
        <w:rPr/>
      </w:pPr>
      <w:bookmarkStart w:colFirst="0" w:colLast="0" w:name="_vg62un9relyg" w:id="31"/>
      <w:bookmarkEnd w:id="31"/>
      <w:r w:rsidDel="00000000" w:rsidR="00000000" w:rsidRPr="00000000">
        <w:rPr>
          <w:rtl w:val="0"/>
        </w:rPr>
        <w:t xml:space="preserve">7. Conclusion</w:t>
      </w:r>
    </w:p>
    <w:p w:rsidR="00000000" w:rsidDel="00000000" w:rsidP="00000000" w:rsidRDefault="00000000" w:rsidRPr="00000000" w14:paraId="000000A8">
      <w:pPr>
        <w:rPr>
          <w:b w:val="1"/>
          <w:bCs w:val="1"/>
        </w:rPr>
      </w:pPr>
      <w:r w:rsidDel="00000000" w:rsidR="00000000" w:rsidRPr="00000000">
        <w:rPr>
          <w:rtl w:val="0"/>
        </w:rPr>
        <w:t xml:space="preserve">The Jordanian Legal AI Assistant successfully uses Retrieval-Augmented Generation (RAG) and rule-based logic to help users understand the law. By using a strict design and GPT-4o-mini, the system provides accurate and safe information.</w:t>
      </w:r>
      <w:r w:rsidDel="00000000" w:rsidR="00000000" w:rsidRPr="00000000">
        <w:rPr>
          <w:b w:val="1"/>
          <w:bCs w:val="1"/>
          <w:rtl w:val="0"/>
        </w:rPr>
        <w:t xml:space="preserve">Key Achievements:</w:t>
      </w:r>
    </w:p>
    <w:p w:rsidR="00000000" w:rsidDel="00000000" w:rsidP="00000000" w:rsidRDefault="00000000" w:rsidRPr="00000000" w14:paraId="000000A9">
      <w:pPr>
        <w:numPr>
          <w:ilvl w:val="0"/>
          <w:numId w:val="4"/>
        </w:numPr>
        <w:ind w:left="720" w:hanging="360"/>
        <w:rPr>
          <w:u w:val="none"/>
        </w:rPr>
      </w:pPr>
      <w:r w:rsidDel="00000000" w:rsidR="00000000" w:rsidRPr="00000000">
        <w:rPr>
          <w:b w:val="1"/>
          <w:bCs w:val="1"/>
          <w:rtl w:val="0"/>
        </w:rPr>
        <w:t xml:space="preserve">Bilingual Support:</w:t>
      </w:r>
      <w:r w:rsidDel="00000000" w:rsidR="00000000" w:rsidRPr="00000000">
        <w:rPr>
          <w:rtl w:val="0"/>
        </w:rPr>
        <w:t xml:space="preserve">  Full functionality in Arabic and English.</w:t>
      </w:r>
    </w:p>
    <w:p w:rsidR="00000000" w:rsidDel="00000000" w:rsidP="00000000" w:rsidRDefault="00000000" w:rsidRPr="00000000" w14:paraId="000000AA">
      <w:pPr>
        <w:numPr>
          <w:ilvl w:val="0"/>
          <w:numId w:val="4"/>
        </w:numPr>
        <w:ind w:left="720" w:hanging="360"/>
        <w:rPr>
          <w:u w:val="none"/>
        </w:rPr>
      </w:pPr>
      <w:r w:rsidDel="00000000" w:rsidR="00000000" w:rsidRPr="00000000">
        <w:rPr>
          <w:b w:val="1"/>
          <w:bCs w:val="1"/>
          <w:rtl w:val="0"/>
        </w:rPr>
        <w:t xml:space="preserve">Accurate Retrieval:</w:t>
      </w:r>
      <w:r w:rsidDel="00000000" w:rsidR="00000000" w:rsidRPr="00000000">
        <w:rPr>
          <w:rtl w:val="0"/>
        </w:rPr>
        <w:t xml:space="preserve">  High performance in finding specific legal articles.</w:t>
      </w:r>
    </w:p>
    <w:p w:rsidR="00000000" w:rsidDel="00000000" w:rsidP="00000000" w:rsidRDefault="00000000" w:rsidRPr="00000000" w14:paraId="000000AB">
      <w:pPr>
        <w:numPr>
          <w:ilvl w:val="0"/>
          <w:numId w:val="4"/>
        </w:numPr>
        <w:ind w:left="720" w:hanging="360"/>
        <w:rPr>
          <w:u w:val="none"/>
        </w:rPr>
      </w:pPr>
      <w:r w:rsidDel="00000000" w:rsidR="00000000" w:rsidRPr="00000000">
        <w:rPr>
          <w:b w:val="1"/>
          <w:bCs w:val="1"/>
          <w:rtl w:val="0"/>
        </w:rPr>
        <w:t xml:space="preserve">Automated Drafting:</w:t>
      </w:r>
      <w:r w:rsidDel="00000000" w:rsidR="00000000" w:rsidRPr="00000000">
        <w:rPr>
          <w:rtl w:val="0"/>
        </w:rPr>
        <w:t xml:space="preserve">  A streamlined way to create and export contract templates.While the system is powerful, it remains an educational tool and is not a replacement for a qualified lawyer.</w:t>
      </w:r>
    </w:p>
    <w:p w:rsidR="00000000" w:rsidDel="00000000" w:rsidP="00000000" w:rsidRDefault="00000000" w:rsidRPr="00000000" w14:paraId="000000AC">
      <w:pPr>
        <w:rPr/>
      </w:pPr>
      <w:r w:rsidDel="00000000" w:rsidR="00000000" w:rsidRPr="00000000">
        <w:rPr>
          <w:rtl w:val="0"/>
        </w:rPr>
      </w:r>
    </w:p>
    <w:sectPr>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t xml:space="preserve">Faris Allahham                             Generative AI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